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ins w:id="1" w:author="Reviewer" w:date="2026-04-22T00:00:00Z">
        <w:r>
          <w:t xml:space="preserve">inserted wording; </w:t>
        </w:r>
      </w:ins>
      <w:del w:id="2" w:author="Reviewer" w:date="2026-04-22T00:00:00Z">
        <w:r>
          <w:delText xml:space="preserve">deleted wording; </w:delText>
        </w:r>
      </w:del>
      <w:r>
        <w:t xml:space="preserve">accepted tail.</w:t>
      </w:r>
    </w:p>
  </w:body>
</w:document>
</file>

<file path=word/_rels/document.xml.rels><?xml version="1.0" encoding="UTF-8" standalone="yes"?>
<Relationships xmlns="http://schemas.openxmlformats.org/package/2006/relationships">
</Relationships>

</file>

<file path=docProps/core.xml><?xml version="1.0" encoding="utf-8"?>
<cp:coreProperties xmlns:cp="http://schemas.openxmlformats.org/package/2006/metadata/core-properties" xmlns:dc="http://purl.org/dc/elements/1.1/" xmlns:dcterms="http://purl.org/dc/terms/">
  <dc:description>Bismillah ir-Rahman ir-Rahim</dc:description>
  <dc:subject>Bismillah ir-Rahman ir-Rahim</dc:subject>
</cp:coreProperties>
</file>